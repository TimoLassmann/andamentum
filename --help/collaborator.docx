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xmlns:w16cid="http://schemas.microsoft.com/office/word/2016/wordml/cid" mc:Ignorable="w14 w15 w16cid">
  <w:body>
    <w:p w14:paraId="10000001">
      <w:pPr>
        <w:pStyle w:val="Title"/>
      </w:pPr>
      <w:r>
        <w:t xml:space="preserve">SaltLog: a pilot of meal-by-meal salt logging</w:t>
      </w:r>
    </w:p>
    <w:p w14:paraId="10000002">
      <w:pPr>
        <w:pStyle w:val="Heading1"/>
      </w:pPr>
      <w:r>
        <w:t xml:space="preserve">Abstract</w:t>
      </w:r>
    </w:p>
    <w:p w14:paraId="10000003">
      <w:r>
        <w:t xml:space="preserve">In this single-arm pilot, </w:t>
      </w:r>
      <w:del w:id="201" w:author="Dana Reyes" w:date="2026-10-01T09:00:00Z">
        <w:r>
          <w:delText xml:space="preserve">48</w:delText>
        </w:r>
      </w:del>
      <w:ins w:id="202" w:author="Dana Reyes" w:date="2026-10-01T09:00:00Z">
        <w:r>
          <w:t xml:space="preserve">52</w:t>
        </w:r>
      </w:ins>
      <w:r>
        <w:t xml:space="preserve"> adults logged every meal for four weeks. </w:t>
      </w:r>
      <w:commentRangeStart w:id="0"/>
      <w:commentRangeStart w:id="1"/>
      <w:r>
        <w:t xml:space="preserve">Daily logging lowered reported sodium intake by 412 mg.</w:t>
      </w:r>
      <w:commentRangeEnd w:id="0"/>
      <w:commentRangeEnd w:id="1"/>
      <w:r>
        <w:commentReference w:id="0"/>
      </w:r>
      <w:r>
        <w:commentReference w:id="1"/>
      </w:r>
    </w:p>
    <w:p w14:paraId="10000004">
      <w:pPr>
        <w:pStyle w:val="Heading1"/>
      </w:pPr>
      <w:r>
        <w:t xml:space="preserve">Introduction</w:t>
      </w:r>
    </w:p>
    <w:p w14:paraId="10000005">
      <w:r>
        <w:t xml:space="preserve">Sodium intake exceeds guidelines in most adults </w:t>
      </w:r>
      <w:r>
        <w:fldChar w:fldCharType="begin"/>
      </w:r>
      <w:r>
        <w:instrText xml:space="preserve">ADDIN ZOTERO_ITEM CSL_CITATION {"citationID": "SALTLOG-1", "properties": {"formattedCitation": "(Okafor, 2019)", "plainCitation": "(Okafor, 2019)", "noteIndex": 0}, "citationItems": [{"id": "http://zotero.org/users/local/saltlog/items/OKAFOR2019", "uris": ["http://zotero.org/users/local/saltlog/items/OKAFOR2019"], "itemData": {"id": "okafor2019", "type": "article-journal", "title": "Dietary sodium and blood pressure in community cohorts", "container-title": "Journal of Invented Nutrition", "author": [{"family": "Okafor", "given": "Adaeze"}], "issued": {"date-parts": [[2019]]}, "volume": "14", "issue": "3", "page": "211-224", "DOI": "10.5555/saltlog.001", "abstract": "Higher dietary sodium intake was associated with higher blood pressure across three community cohorts."}}], "schema": "https://github.com/citation-style-language/schema/raw/master/csl-citation.json"}</w:instrText>
      </w:r>
      <w:r>
        <w:fldChar w:fldCharType="separate"/>
      </w:r>
      <w:r>
        <w:t xml:space="preserve">(Okafor, 2019)</w:t>
      </w:r>
      <w:r>
        <w:fldChar w:fldCharType="end"/>
      </w:r>
      <w:r>
        <w:t xml:space="preserve">, and phone-based meal logs are a feasible way to measure it </w:t>
      </w:r>
      <w:r>
        <w:fldChar w:fldCharType="begin"/>
      </w:r>
      <w:r>
        <w:instrText xml:space="preserve">ADDIN ZOTERO_ITEM CSL_CITATION {"citationID": "SALTLOG-2", "properties": {"formattedCitation": "(Marlowe and Idris, 2021)", "plainCitation": "(Marlowe and Idris, 2021)", "noteIndex": 0}, "citationItems": [{"id": "http://zotero.org/users/local/saltlog/items/MARLOWE2021", "uris": ["http://zotero.org/users/local/saltlog/items/MARLOWE2021"], "itemData": {"id": "marlowe2021", "type": "article-journal", "title": "Meal-by-meal sodium logging in adults: a feasibility study", "container-title": "Cinder Bay Clinical Letters", "author": [{"family": "Marlowe", "given": "Tessa"}, {"family": "Idris", "given": "Karim"}], "issued": {"date-parts": [[2021]]}, "volume": "8", "issue": "2", "page": "101-113", "DOI": "10.5555/saltlog.002", "abstract": "Logging every meal on a phone was feasible for adults over four weeks, with most participants completing the diary."}}], "schema": "https://github.com/citation-style-language/schema/raw/master/csl-citation.json"}</w:instrText>
      </w:r>
      <w:r>
        <w:fldChar w:fldCharType="separate"/>
      </w:r>
      <w:r>
        <w:t xml:space="preserve">(Marlowe and Idris, 2021)</w:t>
      </w:r>
      <w:r>
        <w:fldChar w:fldCharType="end"/>
      </w:r>
      <w:r>
        <w:t xml:space="preserve">. Self-reported intake is known to be inaccurate </w:t>
      </w:r>
      <w:r>
        <w:fldChar w:fldCharType="begin"/>
      </w:r>
      <w:r>
        <w:instrText xml:space="preserve">ADDIN ZOTERO_ITEM CSL_CITATION {"citationID": "SALTLOG-3", "properties": {"formattedCitation": "(Lindqvist and Tran, 2022)", "plainCitation": "(Lindqvist and Tran, 2022)", "noteIndex": 0}, "citationItems": [{"id": "http://zotero.org/users/local/saltlog/items/LINDQVIST2022", "uris": ["http://zotero.org/users/local/saltlog/items/LINDQVIST2022"], "itemData": {"id": "lindqvist2022", "type": "article-journal", "title": "Smartphone food diaries and reporting accuracy", "container-title": "Journal of Invented Nutrition", "author": [{"family": "Lindqvist", "given": "Sofia"}, {"family": "Tran", "given": "Minh"}], "issued": {"date-parts": [[2022]]}, "volume": "17", "issue": "1", "page": "45-58", "DOI": "10.5555/saltlog.003", "abstract": "Smartphone food diaries under-reported energy intake compared with weighed records, mostly through portion sizes."}}], "schema": "https://github.com/citation-style-language/schema/raw/master/csl-citation.json"}</w:instrText>
      </w:r>
      <w:r>
        <w:fldChar w:fldCharType="separate"/>
      </w:r>
      <w:r>
        <w:t xml:space="preserve">(Lindqvist and Tran, 2022)</w:t>
      </w:r>
      <w:r>
        <w:fldChar w:fldCharType="end"/>
      </w:r>
      <w:r>
        <w:t xml:space="preserve">.</w:t>
      </w:r>
    </w:p>
    <w:p w14:paraId="10000006">
      <w:pPr>
        <w:pStyle w:val="Heading1"/>
      </w:pPr>
      <w:r>
        <w:t xml:space="preserve">Methods</w:t>
      </w:r>
    </w:p>
    <w:p w14:paraId="10000007">
      <w:commentRangeStart w:id="2"/>
      <w:r>
        <w:t xml:space="preserve">Sodium was estimated from the logged meals.</w:t>
      </w:r>
      <w:commentRangeEnd w:id="2"/>
      <w:r>
        <w:commentReference w:id="2"/>
      </w:r>
      <w:r>
        <w:t xml:space="preserve"> Weekly means are shown in Table 1.</w:t>
      </w:r>
    </w:p>
    <w:p w14:paraId="1000000C">
      <w:pPr>
        <w:pStyle w:val="Caption"/>
      </w:pPr>
      <w:bookmarkStart w:id="100" w:name="_Ref100"/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 xml:space="preserve">1</w:t>
      </w:r>
      <w:r>
        <w:fldChar w:fldCharType="end"/>
      </w:r>
      <w:bookmarkEnd w:id="100"/>
      <w:r>
        <w:t xml:space="preserve">: mean daily sodium intake by week.</w:t>
      </w:r>
    </w:p>
    <w:p w14:paraId="10000008">
      <w:pPr>
        <w:pStyle w:val="Heading1"/>
      </w:pPr>
      <w:r>
        <w:t xml:space="preserve">Results</w:t>
      </w:r>
    </w:p>
    <w:p w14:paraId="10000009">
      <w:r>
        <w:t xml:space="preserve">Mean daily sodium fell by 412 mg, from 3,310 mg in week 0 to 2,898 mg in week 4 (t(47) = 3.12, p = .003).</w:t>
      </w:r>
    </w:p>
    <w:p w14:paraId="1000000A">
      <w:commentRangeStart w:id="3"/>
      <w:r>
        <w:t xml:space="preserve">The effect is probably larger in frequent diners out.</w:t>
      </w:r>
      <w:commentRangeEnd w:id="3"/>
      <w:r>
        <w:commentReference w:id="3"/>
      </w:r>
    </w:p>
    <w:p w14:paraId="1000000B">
      <w:pPr>
        <w:pStyle w:val="Heading1"/>
      </w:pPr>
      <w:r>
        <w:t xml:space="preserve">References</w:t>
      </w:r>
    </w:p>
    <w:p w14:paraId="10000100">
      <w:r>
        <w:fldChar w:fldCharType="begin"/>
      </w:r>
      <w:r>
        <w:instrText xml:space="preserve">ADDIN ZOTERO_BIBL {"uncited":[],"omitted":[],"custom":[]} CSL_BIBLIOGRAPHY</w:instrText>
      </w:r>
      <w:r>
        <w:fldChar w:fldCharType="separate"/>
      </w:r>
      <w:r>
        <w:t xml:space="preserve">Okafor, A. (2019). Dietary sodium and blood pressure in community cohorts. Journal of Invented Nutrition, 14(3), 211-224.</w:t>
      </w:r>
    </w:p>
    <w:p w14:paraId="10000101">
      <w:r>
        <w:t xml:space="preserve">Marlowe, T., Idris, K. (2021). Meal-by-meal sodium logging in adults: a feasibility study. Cinder Bay Clinical Letters, 8(2), 101-113.</w:t>
      </w:r>
    </w:p>
    <w:p w14:paraId="10000102">
      <w:r>
        <w:t xml:space="preserve">Lindqvist, S., Tran, M. (2022). Smartphone food diaries and reporting accuracy. Journal of Invented Nutrition, 17(1), 45-58.</w:t>
      </w:r>
      <w:r>
        <w:fldChar w:fldCharType="end"/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xmlns:w16cid="http://schemas.microsoft.com/office/word/2016/wordml/cid" mc:Ignorable="w14 w15 w16cid">
  <w:comment w:id="0" w:author="Dana Reyes" w:date="2026-10-01T09:00:00Z" w:initials="X">
    <w:p w14:paraId="20000001">
      <w:r>
        <w:annotationRef/>
      </w:r>
      <w:r>
        <w:t xml:space="preserve">Is this causal? There was no control group.</w:t>
      </w:r>
    </w:p>
  </w:comment>
  <w:comment w:id="1" w:author="Author" w:date="2026-10-01T09:00:00Z" w:initials="X">
    <w:p w14:paraId="20000002">
      <w:r>
        <w:annotationRef/>
      </w:r>
      <w:r>
        <w:t xml:space="preserve">Agreed, I will soften the wording.</w:t>
      </w:r>
    </w:p>
  </w:comment>
  <w:comment w:id="2" w:author="Dana Reyes" w:date="2026-10-01T09:00:00Z" w:initials="X">
    <w:p w14:paraId="20000003">
      <w:r>
        <w:annotationRef/>
      </w:r>
      <w:r>
        <w:t xml:space="preserve">Which food-composition table did you use?</w:t>
      </w:r>
    </w:p>
  </w:comment>
  <w:comment w:id="3" w:author="Dana Reyes" w:date="2026-10-01T09:00:00Z" w:initials="X">
    <w:p w14:paraId="20000004">
      <w:r>
        <w:annotationRef/>
      </w:r>
      <w:r>
        <w:t xml:space="preserve">Do we have data for this? Nothing in results/.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xmlns:w16cid="http://schemas.microsoft.com/office/word/2016/wordml/cid" mc:Ignorable="w14 w15 w16cid">
  <w15:commentEx w15:paraId="20000001" w15:done="0"/>
  <w15:commentEx w15:paraId="20000002" w15:paraIdParent="20000001" w15:done="0"/>
  <w15:commentEx w15:paraId="20000003" w15:done="0"/>
  <w15:commentEx w15:paraId="20000004" w15:done="1"/>
</w15:commentsEx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Caption">
    <w:name w:val="caption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/Relationships>
</file>